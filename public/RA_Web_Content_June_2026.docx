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F33CB" w:rsidRDefault="00000000">
      <w:r>
        <w:rPr>
          <w:b/>
          <w:bCs/>
          <w:color w:val="C5A96D"/>
        </w:rPr>
        <w:t>1. HOME PAGE</w:t>
      </w:r>
      <w:r>
        <w:rPr>
          <w:b/>
          <w:bCs/>
          <w:color w:val="C5A96D"/>
        </w:rPr>
        <w:br/>
      </w:r>
      <w:r>
        <w:br/>
        <w:t>Transforming Real Assets into</w:t>
      </w:r>
    </w:p>
    <w:p w14:paraId="00000002" w14:textId="4286DA75" w:rsidR="005F33CB" w:rsidDel="008E4711" w:rsidRDefault="00000000" w:rsidP="008E4711">
      <w:pPr>
        <w:rPr>
          <w:del w:id="0" w:author="Murugaraj B" w:date="2026-06-15T11:30:00Z" w16du:dateUtc="2026-06-15T06:00:00Z"/>
          <w:color w:val="374151"/>
        </w:rPr>
      </w:pPr>
      <w:r>
        <w:t>Sustainable Value.</w:t>
      </w:r>
      <w:r>
        <w:br/>
      </w:r>
      <w:r>
        <w:br/>
      </w:r>
      <w:r>
        <w:br/>
        <w:t>Bridging Purpose.</w:t>
      </w:r>
      <w:r>
        <w:br/>
        <w:t>Building Communities.</w:t>
      </w:r>
      <w:r>
        <w:br/>
        <w:t>Sustaining the Future.</w:t>
      </w:r>
      <w:r>
        <w:br/>
      </w:r>
      <w:r>
        <w:rPr>
          <w:b/>
          <w:bCs/>
        </w:rPr>
        <w:br/>
      </w:r>
      <w:del w:id="1" w:author="Murugaraj B" w:date="2026-06-15T11:30:00Z" w16du:dateUtc="2026-06-15T06:00:00Z">
        <w:r w:rsidDel="008E4711">
          <w:rPr>
            <w:b/>
            <w:bCs/>
          </w:rPr>
          <w:delText>Investment Horizons</w:delText>
        </w:r>
      </w:del>
      <w:r>
        <w:rPr>
          <w:b/>
          <w:bCs/>
        </w:rPr>
        <w:br/>
      </w:r>
      <w:del w:id="2" w:author="Murugaraj B" w:date="2026-06-15T11:30:00Z" w16du:dateUtc="2026-06-15T06:00:00Z">
        <w:r w:rsidDel="008E4711">
          <w:rPr>
            <w:color w:val="374151"/>
          </w:rPr>
          <w:delText>01</w:delText>
        </w:r>
      </w:del>
    </w:p>
    <w:p w14:paraId="00000003" w14:textId="0239D2B6" w:rsidR="005F33CB" w:rsidDel="008E4711" w:rsidRDefault="00000000" w:rsidP="008E4711">
      <w:pPr>
        <w:rPr>
          <w:del w:id="3" w:author="Murugaraj B" w:date="2026-06-15T11:30:00Z" w16du:dateUtc="2026-06-15T06:00:00Z"/>
          <w:color w:val="1E1E1E"/>
          <w:sz w:val="26"/>
          <w:szCs w:val="26"/>
        </w:rPr>
        <w:pPrChange w:id="4" w:author="Murugaraj B" w:date="2026-06-15T11:30:00Z" w16du:dateUtc="2026-06-15T06:00:00Z">
          <w:pPr>
            <w:pStyle w:val="Heading3"/>
            <w:keepNext w:val="0"/>
            <w:keepLines w:val="0"/>
            <w:pBdr>
              <w:top w:val="none" w:sz="0" w:space="0" w:color="E2E8F0"/>
              <w:left w:val="none" w:sz="0" w:space="0" w:color="E2E8F0"/>
              <w:bottom w:val="none" w:sz="0" w:space="0" w:color="E2E8F0"/>
              <w:right w:val="none" w:sz="0" w:space="0" w:color="E2E8F0"/>
              <w:between w:val="none" w:sz="0" w:space="0" w:color="E2E8F0"/>
            </w:pBdr>
            <w:shd w:val="clear" w:color="auto" w:fill="FFFFFF"/>
            <w:spacing w:before="0"/>
          </w:pPr>
        </w:pPrChange>
      </w:pPr>
      <w:bookmarkStart w:id="5" w:name="_4d6ho5xzqxl3" w:colFirst="0" w:colLast="0"/>
      <w:bookmarkEnd w:id="5"/>
      <w:del w:id="6" w:author="Murugaraj B" w:date="2026-06-15T11:30:00Z" w16du:dateUtc="2026-06-15T06:00:00Z">
        <w:r w:rsidDel="008E4711">
          <w:rPr>
            <w:color w:val="1E1E1E"/>
            <w:sz w:val="26"/>
            <w:szCs w:val="26"/>
          </w:rPr>
          <w:delText>European Real Asset</w:delText>
        </w:r>
      </w:del>
    </w:p>
    <w:p w14:paraId="00000004" w14:textId="03BBBF28" w:rsidR="005F33CB" w:rsidDel="008E4711" w:rsidRDefault="00000000" w:rsidP="008E4711">
      <w:pPr>
        <w:rPr>
          <w:del w:id="7" w:author="Murugaraj B" w:date="2026-06-15T11:30:00Z" w16du:dateUtc="2026-06-15T06:00:00Z"/>
          <w:color w:val="1E1E1E"/>
        </w:rPr>
        <w:pPrChange w:id="8" w:author="Murugaraj B" w:date="2026-06-15T11:30:00Z" w16du:dateUtc="2026-06-15T06:00:00Z">
          <w:pPr>
            <w:pBdr>
              <w:top w:val="none" w:sz="0" w:space="0" w:color="E2E8F0"/>
              <w:left w:val="none" w:sz="0" w:space="0" w:color="E2E8F0"/>
              <w:bottom w:val="none" w:sz="0" w:space="0" w:color="E2E8F0"/>
              <w:right w:val="none" w:sz="0" w:space="0" w:color="E2E8F0"/>
              <w:between w:val="none" w:sz="0" w:space="0" w:color="E2E8F0"/>
            </w:pBdr>
            <w:shd w:val="clear" w:color="auto" w:fill="FFFFFF"/>
            <w:spacing w:line="390" w:lineRule="auto"/>
          </w:pPr>
        </w:pPrChange>
      </w:pPr>
      <w:del w:id="9" w:author="Murugaraj B" w:date="2026-06-15T11:30:00Z" w16du:dateUtc="2026-06-15T06:00:00Z">
        <w:r w:rsidDel="008E4711">
          <w:rPr>
            <w:color w:val="1E1E1E"/>
          </w:rPr>
          <w:delText>Shaping distinguished properties across Europe with timeless design, refined craftsmanship, and enduring investment value.</w:delText>
        </w:r>
      </w:del>
    </w:p>
    <w:p w14:paraId="00000005" w14:textId="00B6C694" w:rsidR="005F33CB" w:rsidDel="008E4711" w:rsidRDefault="00000000" w:rsidP="008E4711">
      <w:pPr>
        <w:rPr>
          <w:del w:id="10" w:author="Murugaraj B" w:date="2026-06-15T11:30:00Z" w16du:dateUtc="2026-06-15T06:00:00Z"/>
          <w:color w:val="374151"/>
        </w:rPr>
      </w:pPr>
      <w:del w:id="11" w:author="Murugaraj B" w:date="2026-06-15T11:30:00Z" w16du:dateUtc="2026-06-15T06:00:00Z">
        <w:r w:rsidDel="008E4711">
          <w:rPr>
            <w:b/>
            <w:bCs/>
          </w:rPr>
          <w:br/>
        </w:r>
        <w:r w:rsidDel="008E4711">
          <w:rPr>
            <w:color w:val="374151"/>
          </w:rPr>
          <w:delText>02</w:delText>
        </w:r>
      </w:del>
    </w:p>
    <w:p w14:paraId="00000006" w14:textId="5DFCAD84" w:rsidR="005F33CB" w:rsidDel="008E4711" w:rsidRDefault="00000000" w:rsidP="008E4711">
      <w:pPr>
        <w:rPr>
          <w:del w:id="12" w:author="Murugaraj B" w:date="2026-06-15T11:30:00Z" w16du:dateUtc="2026-06-15T06:00:00Z"/>
          <w:color w:val="1E1E1E"/>
          <w:sz w:val="26"/>
          <w:szCs w:val="26"/>
        </w:rPr>
        <w:pPrChange w:id="13" w:author="Murugaraj B" w:date="2026-06-15T11:30:00Z" w16du:dateUtc="2026-06-15T06:00:00Z">
          <w:pPr>
            <w:pStyle w:val="Heading3"/>
            <w:keepNext w:val="0"/>
            <w:keepLines w:val="0"/>
            <w:pBdr>
              <w:top w:val="none" w:sz="0" w:space="0" w:color="E2E8F0"/>
              <w:left w:val="none" w:sz="0" w:space="0" w:color="E2E8F0"/>
              <w:bottom w:val="none" w:sz="0" w:space="0" w:color="E2E8F0"/>
              <w:right w:val="none" w:sz="0" w:space="0" w:color="E2E8F0"/>
              <w:between w:val="none" w:sz="0" w:space="0" w:color="E2E8F0"/>
            </w:pBdr>
            <w:shd w:val="clear" w:color="auto" w:fill="FFFFFF"/>
            <w:spacing w:before="0"/>
          </w:pPr>
        </w:pPrChange>
      </w:pPr>
      <w:bookmarkStart w:id="14" w:name="_7zhs8sxnck82" w:colFirst="0" w:colLast="0"/>
      <w:bookmarkEnd w:id="14"/>
      <w:del w:id="15" w:author="Murugaraj B" w:date="2026-06-15T11:30:00Z" w16du:dateUtc="2026-06-15T06:00:00Z">
        <w:r w:rsidDel="008E4711">
          <w:rPr>
            <w:color w:val="1E1E1E"/>
            <w:sz w:val="26"/>
            <w:szCs w:val="26"/>
          </w:rPr>
          <w:delText>Real Asset Opportunities in Emerging Countries</w:delText>
        </w:r>
      </w:del>
    </w:p>
    <w:p w14:paraId="00000007" w14:textId="419976BF" w:rsidR="005F33CB" w:rsidRDefault="00000000" w:rsidP="008E4711">
      <w:pPr>
        <w:rPr>
          <w:color w:val="1E1E1E"/>
        </w:rPr>
        <w:pPrChange w:id="16" w:author="Murugaraj B" w:date="2026-06-15T11:30:00Z" w16du:dateUtc="2026-06-15T06:00:00Z">
          <w:pPr>
            <w:pBdr>
              <w:top w:val="none" w:sz="0" w:space="0" w:color="E2E8F0"/>
              <w:left w:val="none" w:sz="0" w:space="0" w:color="E2E8F0"/>
              <w:bottom w:val="none" w:sz="0" w:space="0" w:color="E2E8F0"/>
              <w:right w:val="none" w:sz="0" w:space="0" w:color="E2E8F0"/>
              <w:between w:val="none" w:sz="0" w:space="0" w:color="E2E8F0"/>
            </w:pBdr>
            <w:shd w:val="clear" w:color="auto" w:fill="FFFFFF"/>
            <w:spacing w:line="390" w:lineRule="auto"/>
          </w:pPr>
        </w:pPrChange>
      </w:pPr>
      <w:del w:id="17" w:author="Murugaraj B" w:date="2026-06-15T11:30:00Z" w16du:dateUtc="2026-06-15T06:00:00Z">
        <w:r w:rsidDel="008E4711">
          <w:rPr>
            <w:color w:val="1E1E1E"/>
          </w:rPr>
          <w:delText>Real asset opportunities in emerging countries offer strong growth potential through rapid urbanization, infrastructure expansion, and rising property demand.</w:delText>
        </w:r>
      </w:del>
    </w:p>
    <w:p w14:paraId="00000008" w14:textId="77777777" w:rsidR="005F33CB" w:rsidRDefault="00000000">
      <w:r>
        <w:rPr>
          <w:b/>
          <w:bCs/>
        </w:rPr>
        <w:br/>
        <w:t>Designing for Today, Building for Tomorrow</w:t>
      </w:r>
      <w:r>
        <w:rPr>
          <w:b/>
          <w:bCs/>
        </w:rPr>
        <w:br/>
      </w:r>
      <w:r>
        <w:br/>
        <w:t>Discover what we do, why it matters, and how we're creating value through sustainable, smart investments.</w:t>
      </w:r>
    </w:p>
    <w:p w14:paraId="00000009" w14:textId="77777777" w:rsidR="005F33CB" w:rsidRDefault="005F33CB"/>
    <w:p w14:paraId="0000000A" w14:textId="77777777" w:rsidR="005F33CB" w:rsidRDefault="005F33CB"/>
    <w:p w14:paraId="0000000B" w14:textId="2B6EA776" w:rsidR="005F33CB" w:rsidRDefault="00000000">
      <w:r>
        <w:t>Know more</w:t>
      </w:r>
      <w:r>
        <w:br/>
      </w:r>
      <w:r>
        <w:br/>
        <w:t>Ready to invest in something real?</w:t>
      </w:r>
    </w:p>
    <w:p w14:paraId="0000000C" w14:textId="77777777" w:rsidR="005F33CB" w:rsidRDefault="00000000">
      <w:r>
        <w:t>Get in touch with us.</w:t>
      </w:r>
    </w:p>
    <w:p w14:paraId="0000000D" w14:textId="78013050" w:rsidR="005F33CB" w:rsidRDefault="00000000">
      <w:r>
        <w:t>Contact Us</w:t>
      </w:r>
      <w:r>
        <w:br/>
      </w:r>
      <w:r>
        <w:br/>
      </w:r>
      <w:r>
        <w:br/>
      </w:r>
      <w:del w:id="18" w:author="Murugaraj B" w:date="2026-06-15T11:32:00Z" w16du:dateUtc="2026-06-15T06:02:00Z">
        <w:r w:rsidDel="008E4711">
          <w:br/>
        </w:r>
      </w:del>
    </w:p>
    <w:p w14:paraId="0000000E" w14:textId="77777777" w:rsidR="005F33CB" w:rsidRDefault="00000000">
      <w:pPr>
        <w:rPr>
          <w:b/>
          <w:bCs/>
          <w:color w:val="C5A96D"/>
        </w:rPr>
      </w:pPr>
      <w:r>
        <w:rPr>
          <w:b/>
          <w:bCs/>
          <w:color w:val="C5A96D"/>
        </w:rPr>
        <w:t>2. Investment Management</w:t>
      </w:r>
    </w:p>
    <w:p w14:paraId="0000000F" w14:textId="77777777" w:rsidR="005F33CB" w:rsidRDefault="00000000">
      <w:r>
        <w:t>IOTC Real Asset is shaping a diverse portfolio of sustainable real estate investments across Europe, APAC, and the Middle East. Guided by integrity, innovation, and responsibility, we aim to create lasting value for investors and communities alike.</w:t>
      </w:r>
    </w:p>
    <w:p w14:paraId="00000010" w14:textId="77777777" w:rsidR="005F33CB" w:rsidRDefault="005F33CB"/>
    <w:p w14:paraId="00000011" w14:textId="77777777" w:rsidR="005F33CB" w:rsidRDefault="00000000">
      <w:r>
        <w:rPr>
          <w:b/>
          <w:bCs/>
        </w:rPr>
        <w:t>Overview</w:t>
      </w:r>
      <w:r>
        <w:br/>
        <w:t>- Development / Asset Management</w:t>
      </w:r>
    </w:p>
    <w:p w14:paraId="00000012" w14:textId="77777777" w:rsidR="005F33CB" w:rsidRDefault="005F33CB"/>
    <w:p w14:paraId="00000013" w14:textId="2D9CB385" w:rsidR="005F33CB" w:rsidRDefault="00000000">
      <w:r>
        <w:lastRenderedPageBreak/>
        <w:t>IOTC Real Asset a professionally managed Development and Asset Management firm</w:t>
      </w:r>
      <w:del w:id="19" w:author="Murugaraj B" w:date="2026-06-15T10:33:00Z" w16du:dateUtc="2026-06-15T05:03:00Z">
        <w:r w:rsidDel="00EE1213">
          <w:delText xml:space="preserve"> aims to create an entire spectrum of investment products in real estate</w:delText>
        </w:r>
      </w:del>
      <w:r>
        <w:t xml:space="preserve">, we are launching first investment product focused in Residential, Commercial, Industrial and Warehouse across Europe, APAC (Sri Lanka and India) and </w:t>
      </w:r>
      <w:del w:id="20" w:author="Murugaraj B" w:date="2026-06-15T10:34:00Z" w16du:dateUtc="2026-06-15T05:04:00Z">
        <w:r w:rsidDel="0030410B">
          <w:delText>Middle East (UAE and Saudi Arabia)</w:delText>
        </w:r>
      </w:del>
      <w:ins w:id="21" w:author="Murugaraj B" w:date="2026-06-15T10:34:00Z" w16du:dateUtc="2026-06-15T05:04:00Z">
        <w:r w:rsidR="0030410B">
          <w:t>UAE</w:t>
        </w:r>
      </w:ins>
      <w:r>
        <w:t xml:space="preserve"> to deliver the best performance to our investors.</w:t>
      </w:r>
      <w:r>
        <w:br/>
      </w:r>
      <w:r>
        <w:br/>
      </w:r>
      <w:r>
        <w:br/>
        <w:t>- Vision</w:t>
      </w:r>
    </w:p>
    <w:p w14:paraId="00000014" w14:textId="77777777" w:rsidR="005F33CB" w:rsidRDefault="005F33CB"/>
    <w:p w14:paraId="00000015" w14:textId="6037A741" w:rsidR="005F33CB" w:rsidRDefault="00000000">
      <w:r>
        <w:t xml:space="preserve">We create sustainable </w:t>
      </w:r>
      <w:del w:id="22" w:author="Murugaraj B" w:date="2026-06-15T10:34:00Z" w16du:dateUtc="2026-06-15T05:04:00Z">
        <w:r w:rsidDel="00852BDD">
          <w:delText xml:space="preserve">solutions </w:delText>
        </w:r>
      </w:del>
      <w:ins w:id="23" w:author="Murugaraj B" w:date="2026-06-15T10:34:00Z" w16du:dateUtc="2026-06-15T05:04:00Z">
        <w:r w:rsidR="00852BDD">
          <w:t xml:space="preserve">projects </w:t>
        </w:r>
      </w:ins>
      <w:r>
        <w:t>for CREATING A BETTER WORLD that connect to development, investments, property management, technology to design, deliver and operate the sustainable projects.</w:t>
      </w:r>
    </w:p>
    <w:p w14:paraId="00000016" w14:textId="77777777" w:rsidR="005F33CB" w:rsidRDefault="005F33CB"/>
    <w:p w14:paraId="00000017" w14:textId="77777777" w:rsidR="005F33CB" w:rsidRDefault="00000000">
      <w:r>
        <w:t>- Value</w:t>
      </w:r>
    </w:p>
    <w:p w14:paraId="00000018" w14:textId="77777777" w:rsidR="005F33CB" w:rsidRDefault="005F33CB"/>
    <w:p w14:paraId="00000019" w14:textId="77777777" w:rsidR="005F33CB" w:rsidRDefault="00000000">
      <w:r>
        <w:t>Our values are the essence of our company’s identity. They represent how we act, speak and behave together, and how we engage with our clients and stakeholders.</w:t>
      </w:r>
    </w:p>
    <w:p w14:paraId="0000001A" w14:textId="77777777" w:rsidR="005F33CB" w:rsidRDefault="005F33CB"/>
    <w:p w14:paraId="0000001B" w14:textId="77777777" w:rsidR="005F33CB" w:rsidRDefault="00000000">
      <w:pPr>
        <w:rPr>
          <w:b/>
          <w:bCs/>
        </w:rPr>
      </w:pPr>
      <w:r>
        <w:rPr>
          <w:b/>
          <w:bCs/>
        </w:rPr>
        <w:t>Strategic Differentiation</w:t>
      </w:r>
    </w:p>
    <w:p w14:paraId="0000001C" w14:textId="77777777" w:rsidR="005F33CB" w:rsidRDefault="005F33CB"/>
    <w:p w14:paraId="0000001D" w14:textId="3EF6D5AC" w:rsidR="005F33CB" w:rsidRDefault="00000000">
      <w:r>
        <w:t xml:space="preserve">IOTC Real Asset delivers a distinct advantage to investors through a </w:t>
      </w:r>
      <w:del w:id="24" w:author="Murugaraj B" w:date="2026-06-15T10:35:00Z" w16du:dateUtc="2026-06-15T05:05:00Z">
        <w:r w:rsidDel="00D0217C">
          <w:delText xml:space="preserve">holistic </w:delText>
        </w:r>
      </w:del>
      <w:ins w:id="25" w:author="Murugaraj B" w:date="2026-06-15T10:35:00Z" w16du:dateUtc="2026-06-15T05:05:00Z">
        <w:r w:rsidR="00D0217C">
          <w:t xml:space="preserve">turn-key </w:t>
        </w:r>
      </w:ins>
      <w:r>
        <w:t>asset management approach that integrates.</w:t>
      </w:r>
      <w:r>
        <w:br/>
      </w:r>
    </w:p>
    <w:p w14:paraId="0000001E" w14:textId="77777777" w:rsidR="005F33CB" w:rsidRDefault="00000000">
      <w:r>
        <w:t>Advanced trend analysis</w:t>
      </w:r>
    </w:p>
    <w:p w14:paraId="0000001F" w14:textId="77777777" w:rsidR="005F33CB" w:rsidRDefault="005F33CB"/>
    <w:p w14:paraId="00000020" w14:textId="77777777" w:rsidR="005F33CB" w:rsidRDefault="00000000">
      <w:pPr>
        <w:numPr>
          <w:ilvl w:val="0"/>
          <w:numId w:val="2"/>
        </w:numPr>
      </w:pPr>
      <w:r>
        <w:t>across macroeconomic, sectoral, and jurisdictional layers.</w:t>
      </w:r>
    </w:p>
    <w:p w14:paraId="00000021" w14:textId="77777777" w:rsidR="005F33CB" w:rsidRDefault="005F33CB"/>
    <w:p w14:paraId="00000022" w14:textId="77777777" w:rsidR="005F33CB" w:rsidRDefault="00000000">
      <w:r>
        <w:t>Local market intelligence</w:t>
      </w:r>
    </w:p>
    <w:p w14:paraId="00000023" w14:textId="77777777" w:rsidR="005F33CB" w:rsidRDefault="005F33CB"/>
    <w:p w14:paraId="00000024" w14:textId="77777777" w:rsidR="005F33CB" w:rsidRDefault="00000000">
      <w:pPr>
        <w:numPr>
          <w:ilvl w:val="0"/>
          <w:numId w:val="17"/>
        </w:numPr>
      </w:pPr>
      <w:r>
        <w:t>backed by our on‑ground team, enables us to make informed decisions</w:t>
      </w:r>
    </w:p>
    <w:p w14:paraId="00000025" w14:textId="77777777" w:rsidR="005F33CB" w:rsidRDefault="005F33CB"/>
    <w:p w14:paraId="00000026" w14:textId="77777777" w:rsidR="005F33CB" w:rsidRDefault="00000000">
      <w:r>
        <w:t>Deep operational</w:t>
      </w:r>
    </w:p>
    <w:p w14:paraId="00000027" w14:textId="77777777" w:rsidR="005F33CB" w:rsidRDefault="005F33CB"/>
    <w:p w14:paraId="00000028" w14:textId="77777777" w:rsidR="005F33CB" w:rsidRDefault="00000000">
      <w:pPr>
        <w:numPr>
          <w:ilvl w:val="0"/>
          <w:numId w:val="13"/>
        </w:numPr>
      </w:pPr>
      <w:r>
        <w:t>expertise enabling swift execution and value optimization</w:t>
      </w:r>
      <w:r>
        <w:br/>
      </w:r>
    </w:p>
    <w:p w14:paraId="00000029" w14:textId="31CA3286" w:rsidR="005F33CB" w:rsidDel="00D0217C" w:rsidRDefault="00000000">
      <w:pPr>
        <w:rPr>
          <w:del w:id="26" w:author="Murugaraj B" w:date="2026-06-15T10:39:00Z" w16du:dateUtc="2026-06-15T05:09:00Z"/>
        </w:rPr>
      </w:pPr>
      <w:del w:id="27" w:author="Murugaraj B" w:date="2026-06-15T10:39:00Z" w16du:dateUtc="2026-06-15T05:09:00Z">
        <w:r w:rsidDel="00D0217C">
          <w:delText>Integrated Investment Structure</w:delText>
        </w:r>
        <w:r w:rsidDel="00D0217C">
          <w:br/>
        </w:r>
      </w:del>
    </w:p>
    <w:p w14:paraId="0000002A" w14:textId="03FA104E" w:rsidR="005F33CB" w:rsidDel="00D0217C" w:rsidRDefault="00000000">
      <w:pPr>
        <w:numPr>
          <w:ilvl w:val="0"/>
          <w:numId w:val="18"/>
        </w:numPr>
        <w:rPr>
          <w:del w:id="28" w:author="Murugaraj B" w:date="2026-06-15T10:39:00Z" w16du:dateUtc="2026-06-15T05:09:00Z"/>
        </w:rPr>
      </w:pPr>
      <w:del w:id="29" w:author="Murugaraj B" w:date="2026-06-15T10:39:00Z" w16du:dateUtc="2026-06-15T05:09:00Z">
        <w:r w:rsidDel="00D0217C">
          <w:delText>Direct holdings of high-performing investment properties</w:delText>
        </w:r>
      </w:del>
    </w:p>
    <w:p w14:paraId="0000002B" w14:textId="3FEEB814" w:rsidR="005F33CB" w:rsidDel="00D0217C" w:rsidRDefault="00000000">
      <w:pPr>
        <w:numPr>
          <w:ilvl w:val="0"/>
          <w:numId w:val="18"/>
        </w:numPr>
        <w:rPr>
          <w:del w:id="30" w:author="Murugaraj B" w:date="2026-06-15T10:39:00Z" w16du:dateUtc="2026-06-15T05:09:00Z"/>
        </w:rPr>
      </w:pPr>
      <w:del w:id="31" w:author="Murugaraj B" w:date="2026-06-15T10:39:00Z" w16du:dateUtc="2026-06-15T05:09:00Z">
        <w:r w:rsidDel="00D0217C">
          <w:delText>Co-investment by in IOTC Real Asset ensure the project remains developer driven</w:delText>
        </w:r>
      </w:del>
    </w:p>
    <w:p w14:paraId="0000002C" w14:textId="01AE31BA" w:rsidR="005F33CB" w:rsidDel="00D0217C" w:rsidRDefault="00000000">
      <w:pPr>
        <w:numPr>
          <w:ilvl w:val="0"/>
          <w:numId w:val="18"/>
        </w:numPr>
        <w:rPr>
          <w:del w:id="32" w:author="Murugaraj B" w:date="2026-06-15T10:39:00Z" w16du:dateUtc="2026-06-15T05:09:00Z"/>
        </w:rPr>
      </w:pPr>
      <w:del w:id="33" w:author="Murugaraj B" w:date="2026-06-15T10:39:00Z" w16du:dateUtc="2026-06-15T05:09:00Z">
        <w:r w:rsidDel="00D0217C">
          <w:delText>Developers interests in the projects</w:delText>
        </w:r>
      </w:del>
    </w:p>
    <w:p w14:paraId="0000002D" w14:textId="79953DC6" w:rsidR="005F33CB" w:rsidDel="00D0217C" w:rsidRDefault="00000000">
      <w:pPr>
        <w:numPr>
          <w:ilvl w:val="0"/>
          <w:numId w:val="18"/>
        </w:numPr>
        <w:rPr>
          <w:del w:id="34" w:author="Murugaraj B" w:date="2026-06-15T10:39:00Z" w16du:dateUtc="2026-06-15T05:09:00Z"/>
        </w:rPr>
      </w:pPr>
      <w:del w:id="35" w:author="Murugaraj B" w:date="2026-06-15T10:39:00Z" w16du:dateUtc="2026-06-15T05:09:00Z">
        <w:r w:rsidDel="00D0217C">
          <w:delText>This structure ensures full alignment with investors, transparency and trust.</w:delText>
        </w:r>
      </w:del>
    </w:p>
    <w:p w14:paraId="0000002E" w14:textId="77777777" w:rsidR="005F33CB" w:rsidRDefault="00000000">
      <w:pPr>
        <w:rPr>
          <w:b/>
          <w:bCs/>
          <w:color w:val="C5A96D"/>
        </w:rPr>
      </w:pPr>
      <w:r>
        <w:rPr>
          <w:b/>
          <w:bCs/>
          <w:color w:val="C5A96D"/>
        </w:rPr>
        <w:t>3. Real Estate Services</w:t>
      </w:r>
    </w:p>
    <w:p w14:paraId="0000002F" w14:textId="77777777" w:rsidR="005F33CB" w:rsidRDefault="005F33CB"/>
    <w:p w14:paraId="00000030" w14:textId="46F1571E" w:rsidR="005F33CB" w:rsidRDefault="00000000">
      <w:r>
        <w:lastRenderedPageBreak/>
        <w:t xml:space="preserve">IOTC Real Asset embarked on a journey with vision of CREATING A BETTER WORLD delivering superior, yet affordable, living for residents and designing the sustainable </w:t>
      </w:r>
      <w:del w:id="36" w:author="Murugaraj B" w:date="2026-06-15T10:43:00Z" w16du:dateUtc="2026-06-15T05:13:00Z">
        <w:r w:rsidDel="00785F3F">
          <w:delText xml:space="preserve">industrial park </w:delText>
        </w:r>
      </w:del>
      <w:ins w:id="37" w:author="Murugaraj B" w:date="2026-06-15T10:43:00Z" w16du:dateUtc="2026-06-15T05:13:00Z">
        <w:r w:rsidR="00785F3F">
          <w:t xml:space="preserve">projects </w:t>
        </w:r>
      </w:ins>
      <w:del w:id="38" w:author="Murugaraj B" w:date="2026-06-15T10:42:00Z" w16du:dateUtc="2026-06-15T05:12:00Z">
        <w:r w:rsidDel="00D0217C">
          <w:delText>globally,build</w:delText>
        </w:r>
      </w:del>
      <w:ins w:id="39" w:author="Murugaraj B" w:date="2026-06-15T10:42:00Z" w16du:dateUtc="2026-06-15T05:12:00Z">
        <w:r w:rsidR="00D0217C">
          <w:t>globally, build</w:t>
        </w:r>
      </w:ins>
      <w:r>
        <w:t xml:space="preserve"> a NET ZERO integrated smart city living.</w:t>
      </w:r>
      <w:r>
        <w:br/>
      </w:r>
      <w:r>
        <w:br/>
        <w:t>- Development</w:t>
      </w:r>
    </w:p>
    <w:p w14:paraId="00000031" w14:textId="77777777" w:rsidR="005F33CB" w:rsidRDefault="005F33CB"/>
    <w:p w14:paraId="00000032" w14:textId="191A525E" w:rsidR="005F33CB" w:rsidRDefault="00000000">
      <w:pPr>
        <w:rPr>
          <w:b/>
          <w:bCs/>
        </w:rPr>
      </w:pPr>
      <w:r>
        <w:t xml:space="preserve">IOTC Real Asset is redefining the future of cities - setting the benchmark for transformative development through local insight, global expertise, and a steadfast commitment to sustainable </w:t>
      </w:r>
      <w:del w:id="40" w:author="Murugaraj B" w:date="2026-06-15T10:47:00Z" w16du:dateUtc="2026-06-15T05:17:00Z">
        <w:r w:rsidDel="00C847C5">
          <w:delText xml:space="preserve">value </w:delText>
        </w:r>
      </w:del>
      <w:r>
        <w:t>creation.</w:t>
      </w:r>
      <w:r>
        <w:br/>
      </w:r>
      <w:r>
        <w:br/>
      </w:r>
      <w:r>
        <w:rPr>
          <w:b/>
          <w:bCs/>
        </w:rPr>
        <w:t>Residential</w:t>
      </w:r>
    </w:p>
    <w:p w14:paraId="00000033" w14:textId="77777777" w:rsidR="005F33CB" w:rsidRDefault="005F33CB"/>
    <w:p w14:paraId="00000034" w14:textId="4BB8D7B4" w:rsidR="005F33CB" w:rsidRDefault="00000000">
      <w:r>
        <w:t>Residential real estate remains one of the most resilient and scalable asset classes globally</w:t>
      </w:r>
      <w:del w:id="41" w:author="Murugaraj B" w:date="2026-06-15T10:47:00Z" w16du:dateUtc="2026-06-15T05:17:00Z">
        <w:r w:rsidDel="00F847F8">
          <w:delText xml:space="preserve"> (particularly in the UAE)</w:delText>
        </w:r>
      </w:del>
      <w:r>
        <w:t>. Fuelled by demographic growth, urbanization, and shifting lifestyle needs, housing demand consistently outpaces supply in major urban centers. Whether through build-to-sell, build-to-rent, or co-living formats, residential platforms offer strong potential for capital appreciation, stable yields, and portfolio diversification.</w:t>
      </w:r>
    </w:p>
    <w:p w14:paraId="00000035" w14:textId="77777777" w:rsidR="005F33CB" w:rsidRDefault="005F33CB"/>
    <w:p w14:paraId="00000036" w14:textId="77777777" w:rsidR="005F33CB" w:rsidRDefault="00000000">
      <w:pPr>
        <w:rPr>
          <w:b/>
          <w:bCs/>
        </w:rPr>
      </w:pPr>
      <w:r>
        <w:rPr>
          <w:b/>
          <w:bCs/>
        </w:rPr>
        <w:t>Commercial/Office Parks</w:t>
      </w:r>
    </w:p>
    <w:p w14:paraId="00000037" w14:textId="77777777" w:rsidR="005F33CB" w:rsidRDefault="005F33CB"/>
    <w:p w14:paraId="00000038" w14:textId="42957910" w:rsidR="005F33CB" w:rsidRDefault="00000000">
      <w:r>
        <w:t xml:space="preserve">IOTC Real Asset designs future-ready workspaces that foster community, catalyse cross-sector collaboration, and anchor growth industries from trade to Information and Communications Technology </w:t>
      </w:r>
      <w:del w:id="42" w:author="Murugaraj B" w:date="2026-06-15T10:48:00Z" w16du:dateUtc="2026-06-15T05:18:00Z">
        <w:r w:rsidDel="0061249D">
          <w:delText>(ITC)</w:delText>
        </w:r>
      </w:del>
      <w:r>
        <w:t xml:space="preserve"> in vibrant, amenity-rich environments.</w:t>
      </w:r>
    </w:p>
    <w:p w14:paraId="00000039" w14:textId="77777777" w:rsidR="005F33CB" w:rsidRDefault="005F33CB"/>
    <w:p w14:paraId="0000003A" w14:textId="77777777" w:rsidR="005F33CB" w:rsidRDefault="00000000">
      <w:pPr>
        <w:rPr>
          <w:b/>
          <w:bCs/>
        </w:rPr>
      </w:pPr>
      <w:r>
        <w:rPr>
          <w:b/>
          <w:bCs/>
        </w:rPr>
        <w:t>Industrial &amp; Warehousing</w:t>
      </w:r>
    </w:p>
    <w:p w14:paraId="0000003B" w14:textId="77777777" w:rsidR="005F33CB" w:rsidRDefault="005F33CB"/>
    <w:p w14:paraId="0000003C" w14:textId="2D5C374E" w:rsidR="005F33CB" w:rsidRDefault="00000000">
      <w:pPr>
        <w:rPr>
          <w:b/>
          <w:bCs/>
          <w:color w:val="C5A96D"/>
        </w:rPr>
      </w:pPr>
      <w:r>
        <w:t>Forms one of the three foundational pillars of institutional portfolios driven by macro resilience, operational scalability, and regulatory clarity</w:t>
      </w:r>
      <w:del w:id="43" w:author="Murugaraj B" w:date="2026-06-15T10:49:00Z" w16du:dateUtc="2026-06-15T05:19:00Z">
        <w:r w:rsidDel="00E903C8">
          <w:br/>
        </w:r>
      </w:del>
      <w:r>
        <w:br/>
      </w:r>
      <w:r>
        <w:br/>
      </w:r>
      <w:r>
        <w:br/>
      </w:r>
      <w:r>
        <w:rPr>
          <w:b/>
          <w:bCs/>
          <w:color w:val="C5A96D"/>
        </w:rPr>
        <w:t>4. Our Projects</w:t>
      </w:r>
    </w:p>
    <w:p w14:paraId="0000003D" w14:textId="77777777" w:rsidR="005F33CB" w:rsidRDefault="005F33CB"/>
    <w:p w14:paraId="0000003E" w14:textId="415376EF" w:rsidR="005F33CB" w:rsidRDefault="00000000">
      <w:pPr>
        <w:rPr>
          <w:b/>
          <w:bCs/>
          <w:color w:val="C5A96D"/>
        </w:rPr>
      </w:pPr>
      <w:r>
        <w:t xml:space="preserve">From concept to completion, our projects showcase our dedication to delivering real, lasting value. </w:t>
      </w:r>
      <w:del w:id="44" w:author="Murugaraj B" w:date="2026-06-15T10:51:00Z" w16du:dateUtc="2026-06-15T05:21:00Z">
        <w:r w:rsidDel="00E903C8">
          <w:delText>Browse through o</w:delText>
        </w:r>
      </w:del>
      <w:ins w:id="45" w:author="Murugaraj B" w:date="2026-06-15T10:51:00Z" w16du:dateUtc="2026-06-15T05:21:00Z">
        <w:r w:rsidR="00E903C8">
          <w:t>O</w:t>
        </w:r>
      </w:ins>
      <w:r>
        <w:t>ur portfolio to see the developments that define our expertise and vision.</w:t>
      </w:r>
      <w:r>
        <w:br/>
      </w:r>
      <w:r>
        <w:br/>
      </w:r>
      <w:r>
        <w:rPr>
          <w:b/>
          <w:bCs/>
          <w:color w:val="C5A96D"/>
        </w:rPr>
        <w:t>5. About Us</w:t>
      </w:r>
    </w:p>
    <w:p w14:paraId="0000003F" w14:textId="33695199" w:rsidR="005F33CB" w:rsidRDefault="00000000">
      <w:del w:id="46" w:author="Murugaraj B" w:date="2026-06-15T10:52:00Z" w16du:dateUtc="2026-06-15T05:22:00Z">
        <w:r w:rsidDel="00E903C8">
          <w:delText>IOTC Real Asset delivers risk-mitigated investments, bridging buyers and sellers while ensuring strong returns.</w:delText>
        </w:r>
      </w:del>
      <w:r>
        <w:br/>
      </w:r>
    </w:p>
    <w:p w14:paraId="00000040" w14:textId="77777777" w:rsidR="005F33CB" w:rsidRDefault="00000000">
      <w:pPr>
        <w:rPr>
          <w:b/>
          <w:bCs/>
        </w:rPr>
      </w:pPr>
      <w:r>
        <w:br/>
      </w:r>
      <w:r>
        <w:rPr>
          <w:b/>
          <w:bCs/>
        </w:rPr>
        <w:t>Who are we</w:t>
      </w:r>
    </w:p>
    <w:p w14:paraId="00000041" w14:textId="77777777" w:rsidR="005F33CB" w:rsidRDefault="005F33CB"/>
    <w:p w14:paraId="00000042" w14:textId="649089CD" w:rsidR="005F33CB" w:rsidDel="00DC4890" w:rsidRDefault="00000000" w:rsidP="00DC4890">
      <w:pPr>
        <w:rPr>
          <w:del w:id="47" w:author="Murugaraj B" w:date="2026-06-15T11:16:00Z" w16du:dateUtc="2026-06-15T05:46:00Z"/>
          <w:b/>
          <w:bCs/>
        </w:rPr>
      </w:pPr>
      <w:r>
        <w:lastRenderedPageBreak/>
        <w:t xml:space="preserve">IOTC Real Asset, a subsidiary of IOTC Investments Luxembourg, is committed to delivering superior performance across </w:t>
      </w:r>
      <w:del w:id="48" w:author="Murugaraj B" w:date="2026-06-15T10:52:00Z" w16du:dateUtc="2026-06-15T05:22:00Z">
        <w:r w:rsidDel="00E903C8">
          <w:delText xml:space="preserve">Residential, Commercial, and Logistics (Warehouse) </w:delText>
        </w:r>
      </w:del>
      <w:r>
        <w:t>asset classes.</w:t>
      </w:r>
      <w:r>
        <w:br/>
      </w:r>
      <w:r>
        <w:br/>
      </w:r>
      <w:r>
        <w:br/>
      </w:r>
      <w:del w:id="49" w:author="Murugaraj B" w:date="2026-06-15T11:16:00Z" w16du:dateUtc="2026-06-15T05:46:00Z">
        <w:r w:rsidDel="00DC4890">
          <w:rPr>
            <w:b/>
            <w:bCs/>
          </w:rPr>
          <w:delText>Strategic Allocation</w:delText>
        </w:r>
      </w:del>
    </w:p>
    <w:p w14:paraId="00000043" w14:textId="1803694C" w:rsidR="005F33CB" w:rsidRDefault="00000000" w:rsidP="00DC4890">
      <w:del w:id="50" w:author="Murugaraj B" w:date="2026-06-15T11:16:00Z" w16du:dateUtc="2026-06-15T05:46:00Z">
        <w:r w:rsidDel="00DC4890">
          <w:delText>Our strategic allocation enables us to capitalize on jurisdictional advantages, regulatory efficiencies, and market-specific growth dynamics, enabling us to maximize value and create sustainable opportunities.</w:delText>
        </w:r>
      </w:del>
    </w:p>
    <w:p w14:paraId="00000044" w14:textId="77777777" w:rsidR="005F33CB" w:rsidRDefault="005F33CB"/>
    <w:p w14:paraId="00000045" w14:textId="77777777" w:rsidR="005F33CB" w:rsidRDefault="00000000">
      <w:pPr>
        <w:rPr>
          <w:b/>
          <w:bCs/>
        </w:rPr>
      </w:pPr>
      <w:r>
        <w:rPr>
          <w:b/>
          <w:bCs/>
        </w:rPr>
        <w:t>Assets Under Management</w:t>
      </w:r>
    </w:p>
    <w:p w14:paraId="00000046" w14:textId="77777777" w:rsidR="005F33CB" w:rsidRDefault="00000000">
      <w:r>
        <w:t>We strategically manage investments across Core, Core Plus, Value-Add, and Opportunistic strategies, ensuring a balanced portfolio that aligns with both long-term stability and high-growth potential.</w:t>
      </w:r>
    </w:p>
    <w:p w14:paraId="00000047" w14:textId="77777777" w:rsidR="005F33CB" w:rsidRDefault="005F33CB"/>
    <w:p w14:paraId="00000048" w14:textId="77777777" w:rsidR="005F33CB" w:rsidRDefault="00000000">
      <w:r>
        <w:t>€0.99 Billion</w:t>
      </w:r>
    </w:p>
    <w:p w14:paraId="00000049" w14:textId="77777777" w:rsidR="005F33CB" w:rsidRDefault="00000000">
      <w:r>
        <w:t>Consolidated Asset Under Management, across the IOTC Group</w:t>
      </w:r>
    </w:p>
    <w:p w14:paraId="0000004A" w14:textId="77777777" w:rsidR="005F33CB" w:rsidRDefault="005F33CB"/>
    <w:p w14:paraId="0000004B" w14:textId="77777777" w:rsidR="005F33CB" w:rsidRDefault="00000000">
      <w:r>
        <w:t>€295.62 Million</w:t>
      </w:r>
    </w:p>
    <w:p w14:paraId="0000004C" w14:textId="77777777" w:rsidR="005F33CB" w:rsidRDefault="00000000">
      <w:pPr>
        <w:rPr>
          <w:b/>
          <w:bCs/>
        </w:rPr>
      </w:pPr>
      <w:r>
        <w:t>Directly managed by IOTC Investment Luxembourg</w:t>
      </w:r>
      <w:r>
        <w:br/>
      </w:r>
      <w:r>
        <w:br/>
      </w:r>
      <w:r>
        <w:rPr>
          <w:b/>
          <w:bCs/>
        </w:rPr>
        <w:t>Committed to Value for Investors, Society &amp; the Environment</w:t>
      </w:r>
      <w:r>
        <w:rPr>
          <w:b/>
          <w:bCs/>
        </w:rPr>
        <w:br/>
      </w:r>
      <w:r>
        <w:rPr>
          <w:b/>
          <w:bCs/>
        </w:rPr>
        <w:br/>
      </w:r>
      <w:r>
        <w:rPr>
          <w:b/>
          <w:bCs/>
        </w:rPr>
        <w:br/>
        <w:t>MEET THE TEAM</w:t>
      </w:r>
    </w:p>
    <w:p w14:paraId="0000004D" w14:textId="77777777" w:rsidR="005F33CB" w:rsidRDefault="005F33CB">
      <w:commentRangeStart w:id="51"/>
    </w:p>
    <w:p w14:paraId="0000004E" w14:textId="33DC2AC1" w:rsidR="005F33CB" w:rsidRDefault="00000000">
      <w:r>
        <w:t>We understand that property development and asset management can be challenging</w:t>
      </w:r>
      <w:del w:id="52" w:author="Murugaraj B" w:date="2026-06-15T11:22:00Z" w16du:dateUtc="2026-06-15T05:52:00Z">
        <w:r w:rsidDel="005A5CA0">
          <w:delText>, and investors face roadblocks</w:delText>
        </w:r>
      </w:del>
      <w:r>
        <w:t xml:space="preserve"> at different stages of the journey. We have a dedicated team of professionals who are committed to supporting </w:t>
      </w:r>
      <w:del w:id="53" w:author="Murugaraj B" w:date="2026-06-15T11:22:00Z" w16du:dateUtc="2026-06-15T05:52:00Z">
        <w:r w:rsidDel="005A5CA0">
          <w:delText xml:space="preserve">investors </w:delText>
        </w:r>
      </w:del>
      <w:ins w:id="54" w:author="Murugaraj B" w:date="2026-06-15T11:22:00Z" w16du:dateUtc="2026-06-15T05:52:00Z">
        <w:r w:rsidR="005A5CA0">
          <w:t xml:space="preserve">projects </w:t>
        </w:r>
      </w:ins>
      <w:r>
        <w:t>throughout their investment journey.</w:t>
      </w:r>
      <w:commentRangeEnd w:id="51"/>
      <w:r w:rsidR="008E4711">
        <w:rPr>
          <w:rStyle w:val="CommentReference"/>
          <w:sz w:val="22"/>
          <w:szCs w:val="22"/>
        </w:rPr>
        <w:commentReference w:id="51"/>
      </w:r>
    </w:p>
    <w:p w14:paraId="0000004F" w14:textId="77777777" w:rsidR="005F33CB" w:rsidRDefault="005F33CB"/>
    <w:p w14:paraId="00000050" w14:textId="77777777" w:rsidR="005F33CB" w:rsidRDefault="00000000">
      <w:pPr>
        <w:rPr>
          <w:b/>
          <w:bCs/>
        </w:rPr>
      </w:pPr>
      <w:r>
        <w:rPr>
          <w:b/>
          <w:bCs/>
        </w:rPr>
        <w:t>LEADERSHIP</w:t>
      </w:r>
    </w:p>
    <w:p w14:paraId="00000051" w14:textId="77777777" w:rsidR="005F33CB" w:rsidRDefault="005F33CB"/>
    <w:p w14:paraId="00000052" w14:textId="77777777" w:rsidR="005F33CB" w:rsidRDefault="00000000">
      <w:r>
        <w:t>Diego Fernández de Córdoba</w:t>
      </w:r>
    </w:p>
    <w:p w14:paraId="00000053" w14:textId="77777777" w:rsidR="005F33CB" w:rsidRDefault="00000000">
      <w:pPr>
        <w:numPr>
          <w:ilvl w:val="0"/>
          <w:numId w:val="9"/>
        </w:numPr>
      </w:pPr>
      <w:r>
        <w:t>Chairman of IOTC | Senior Legal &amp; Tax Expert</w:t>
      </w:r>
    </w:p>
    <w:p w14:paraId="00000054" w14:textId="77777777" w:rsidR="005F33CB" w:rsidRDefault="00000000">
      <w:r>
        <w:t>Renowned legal and taxation specialist with over 30 years of experience advising global firms and institutions.</w:t>
      </w:r>
    </w:p>
    <w:p w14:paraId="00000055" w14:textId="77777777" w:rsidR="005F33CB" w:rsidRDefault="005F33CB"/>
    <w:p w14:paraId="00000056" w14:textId="77777777" w:rsidR="005F33CB" w:rsidRDefault="00000000">
      <w:r>
        <w:t>Thinesh Ganeshakumaran</w:t>
      </w:r>
    </w:p>
    <w:p w14:paraId="00000057" w14:textId="77777777" w:rsidR="005F33CB" w:rsidRDefault="00000000">
      <w:pPr>
        <w:numPr>
          <w:ilvl w:val="0"/>
          <w:numId w:val="20"/>
        </w:numPr>
      </w:pPr>
      <w:r>
        <w:t>Co-Founder of FT Capital | Group CEO of IOTC</w:t>
      </w:r>
    </w:p>
    <w:p w14:paraId="00000058" w14:textId="77777777" w:rsidR="005F33CB" w:rsidRDefault="00000000">
      <w:r>
        <w:t>Group leader with over 15 years of expertise in real economy investments and asset management, specializing in structuring and leading high-impact financial strategies.</w:t>
      </w:r>
    </w:p>
    <w:p w14:paraId="00000059" w14:textId="77777777" w:rsidR="005F33CB" w:rsidRDefault="005F33CB"/>
    <w:p w14:paraId="0000005A" w14:textId="77777777" w:rsidR="005F33CB" w:rsidRDefault="00000000">
      <w:r>
        <w:t>Filippo De Toma</w:t>
      </w:r>
    </w:p>
    <w:p w14:paraId="0000005B" w14:textId="77777777" w:rsidR="005F33CB" w:rsidRDefault="00000000">
      <w:pPr>
        <w:numPr>
          <w:ilvl w:val="0"/>
          <w:numId w:val="16"/>
        </w:numPr>
      </w:pPr>
      <w:r>
        <w:lastRenderedPageBreak/>
        <w:t>Co-Founder of FT Capital</w:t>
      </w:r>
    </w:p>
    <w:p w14:paraId="0000005C" w14:textId="77777777" w:rsidR="005F33CB" w:rsidRDefault="00000000">
      <w:r>
        <w:t>Managing Partner of IOTC Investments. Wealth and asset management executive with over 10 years of expertise in private equity, strategic investments, and capital growth.</w:t>
      </w:r>
    </w:p>
    <w:p w14:paraId="0000005D" w14:textId="77777777" w:rsidR="005F33CB" w:rsidRDefault="005F33CB"/>
    <w:p w14:paraId="0000005E" w14:textId="77777777" w:rsidR="005F33CB" w:rsidRDefault="00000000">
      <w:r>
        <w:t>Rob Willems</w:t>
      </w:r>
    </w:p>
    <w:p w14:paraId="0000005F" w14:textId="77777777" w:rsidR="005F33CB" w:rsidRDefault="00000000">
      <w:pPr>
        <w:numPr>
          <w:ilvl w:val="0"/>
          <w:numId w:val="19"/>
        </w:numPr>
      </w:pPr>
      <w:r>
        <w:t>Director of IOTC Real Asset Netherlands</w:t>
      </w:r>
    </w:p>
    <w:p w14:paraId="00000060" w14:textId="77777777" w:rsidR="005F33CB" w:rsidRDefault="00000000">
      <w:r>
        <w:t>Former advisor to the Dutch Finance Minister, specialized in fashion and real estate large-scale projects.</w:t>
      </w:r>
    </w:p>
    <w:p w14:paraId="00000061" w14:textId="77777777" w:rsidR="005F33CB" w:rsidRDefault="005F33CB"/>
    <w:p w14:paraId="00000062" w14:textId="77777777" w:rsidR="005F33CB" w:rsidRDefault="00000000">
      <w:r>
        <w:t>Murugaraj Balakrishnan</w:t>
      </w:r>
    </w:p>
    <w:p w14:paraId="00000063" w14:textId="77777777" w:rsidR="005F33CB" w:rsidRDefault="00000000">
      <w:pPr>
        <w:numPr>
          <w:ilvl w:val="0"/>
          <w:numId w:val="12"/>
        </w:numPr>
      </w:pPr>
      <w:r>
        <w:t>Head of IOTC Real Asset APAC &amp; Middle East</w:t>
      </w:r>
    </w:p>
    <w:p w14:paraId="00000064" w14:textId="77777777" w:rsidR="005F33CB" w:rsidRDefault="00000000">
      <w:r>
        <w:t>Strategic finance leader with over 15 years of global experience in real estate investments, FDI structuring, and asset management across India, the US, and Germany.</w:t>
      </w:r>
    </w:p>
    <w:p w14:paraId="00000065" w14:textId="77777777" w:rsidR="005F33CB" w:rsidRDefault="005F33CB"/>
    <w:p w14:paraId="00000066" w14:textId="77777777" w:rsidR="005F33CB" w:rsidRDefault="00000000">
      <w:pPr>
        <w:rPr>
          <w:b/>
          <w:bCs/>
        </w:rPr>
      </w:pPr>
      <w:r>
        <w:rPr>
          <w:b/>
          <w:bCs/>
        </w:rPr>
        <w:t>ADVISORY COMMITTEE</w:t>
      </w:r>
    </w:p>
    <w:p w14:paraId="00000067" w14:textId="77777777" w:rsidR="005F33CB" w:rsidRDefault="005F33CB"/>
    <w:p w14:paraId="00000068" w14:textId="77777777" w:rsidR="005F33CB" w:rsidRDefault="00000000">
      <w:r>
        <w:t>Prof. Ashu Marasinghe</w:t>
      </w:r>
    </w:p>
    <w:p w14:paraId="00000069" w14:textId="77777777" w:rsidR="005F33CB" w:rsidRDefault="00000000">
      <w:pPr>
        <w:numPr>
          <w:ilvl w:val="0"/>
          <w:numId w:val="7"/>
        </w:numPr>
      </w:pPr>
      <w:r>
        <w:t>Director of IOTC Ventures | Former Sri Lanka Presidential Advisor</w:t>
      </w:r>
    </w:p>
    <w:p w14:paraId="0000006A" w14:textId="77777777" w:rsidR="005F33CB" w:rsidRDefault="00000000">
      <w:r>
        <w:t>PhD holder, distinguished economist and policymaker, former Member of Parliament, expert in infrastructure and economic development, and Chairman of the State Engineering Corporation.</w:t>
      </w:r>
    </w:p>
    <w:p w14:paraId="0000006B" w14:textId="77777777" w:rsidR="005F33CB" w:rsidRDefault="005F33CB"/>
    <w:p w14:paraId="0000006C" w14:textId="77777777" w:rsidR="005F33CB" w:rsidRDefault="00000000">
      <w:r>
        <w:t>H.E. Omar Abdul Razzak</w:t>
      </w:r>
    </w:p>
    <w:p w14:paraId="0000006D" w14:textId="77777777" w:rsidR="005F33CB" w:rsidRDefault="00000000">
      <w:pPr>
        <w:numPr>
          <w:ilvl w:val="0"/>
          <w:numId w:val="6"/>
        </w:numPr>
      </w:pPr>
      <w:r>
        <w:t>Director of IOTC Ventures | Former State Minister &amp; Ambassador</w:t>
      </w:r>
    </w:p>
    <w:p w14:paraId="0000006E" w14:textId="77777777" w:rsidR="005F33CB" w:rsidRDefault="00000000">
      <w:pPr>
        <w:rPr>
          <w:b/>
          <w:bCs/>
        </w:rPr>
      </w:pPr>
      <w:r>
        <w:t>Senior diplomat and economic strategist with extensive experience in international relations. Former State Minister and Ambassador to the European Union, with significant diplomatic and economic expertise.</w:t>
      </w:r>
      <w:r>
        <w:br/>
      </w:r>
      <w:r>
        <w:br/>
      </w:r>
      <w:r>
        <w:br/>
      </w:r>
      <w:r>
        <w:rPr>
          <w:b/>
          <w:bCs/>
        </w:rPr>
        <w:t>ESG</w:t>
      </w:r>
    </w:p>
    <w:p w14:paraId="0000006F" w14:textId="77777777" w:rsidR="005F33CB" w:rsidRDefault="005F33CB"/>
    <w:p w14:paraId="00000070" w14:textId="77777777" w:rsidR="005F33CB" w:rsidRDefault="00000000">
      <w:r>
        <w:t>At IOTC Real Asset, ESG is not a checkbox—it is a commitment. We do not treat environmental, social, and governance standards as regulatory obligations alone. Instead, we embed them into the DNA of every development, every partnership, and every jurisdiction in which we operate.</w:t>
      </w:r>
    </w:p>
    <w:p w14:paraId="00000071" w14:textId="77777777" w:rsidR="005F33CB" w:rsidRDefault="005F33CB"/>
    <w:p w14:paraId="00000072" w14:textId="77777777" w:rsidR="005F33CB" w:rsidRDefault="00000000">
      <w:pPr>
        <w:rPr>
          <w:b/>
          <w:bCs/>
        </w:rPr>
      </w:pPr>
      <w:r>
        <w:rPr>
          <w:b/>
          <w:bCs/>
        </w:rPr>
        <w:t>ENVIRONMENT &amp; SUSTAINABILITY</w:t>
      </w:r>
    </w:p>
    <w:p w14:paraId="00000073" w14:textId="77777777" w:rsidR="005F33CB" w:rsidRDefault="005F33CB"/>
    <w:p w14:paraId="00000074" w14:textId="77777777" w:rsidR="005F33CB" w:rsidRDefault="00000000">
      <w:r>
        <w:t>Our commitment to sustainability goes beyond compliance. It is built into every aspect of our development.</w:t>
      </w:r>
    </w:p>
    <w:p w14:paraId="00000075" w14:textId="77777777" w:rsidR="005F33CB" w:rsidRDefault="005F33CB"/>
    <w:p w14:paraId="00000076" w14:textId="77777777" w:rsidR="005F33CB" w:rsidRDefault="00000000">
      <w:r>
        <w:t>Green-Certified Development</w:t>
      </w:r>
    </w:p>
    <w:p w14:paraId="00000077" w14:textId="77777777" w:rsidR="005F33CB" w:rsidRDefault="00000000">
      <w:pPr>
        <w:numPr>
          <w:ilvl w:val="0"/>
          <w:numId w:val="10"/>
        </w:numPr>
      </w:pPr>
      <w:r>
        <w:t>Adherence to recognized sustainability standards across design and construction.</w:t>
      </w:r>
    </w:p>
    <w:p w14:paraId="00000078" w14:textId="77777777" w:rsidR="005F33CB" w:rsidRDefault="005F33CB"/>
    <w:p w14:paraId="00000079" w14:textId="77777777" w:rsidR="005F33CB" w:rsidRDefault="00000000">
      <w:r>
        <w:t>Integrated Waste Treatment</w:t>
      </w:r>
    </w:p>
    <w:p w14:paraId="0000007A" w14:textId="77777777" w:rsidR="005F33CB" w:rsidRDefault="00000000">
      <w:pPr>
        <w:numPr>
          <w:ilvl w:val="0"/>
          <w:numId w:val="14"/>
        </w:numPr>
      </w:pPr>
      <w:r>
        <w:lastRenderedPageBreak/>
        <w:t>Includes composting and waste diversion systems to minimize landfill impact.</w:t>
      </w:r>
    </w:p>
    <w:p w14:paraId="0000007B" w14:textId="77777777" w:rsidR="005F33CB" w:rsidRDefault="005F33CB"/>
    <w:p w14:paraId="0000007C" w14:textId="77777777" w:rsidR="005F33CB" w:rsidRDefault="00000000">
      <w:r>
        <w:t>Demand Response Technology</w:t>
      </w:r>
    </w:p>
    <w:p w14:paraId="0000007D" w14:textId="77777777" w:rsidR="005F33CB" w:rsidRDefault="00000000">
      <w:pPr>
        <w:numPr>
          <w:ilvl w:val="0"/>
          <w:numId w:val="8"/>
        </w:numPr>
      </w:pPr>
      <w:r>
        <w:t>Smart energy systems designed to optimize consumption and reduce peak load demand.</w:t>
      </w:r>
    </w:p>
    <w:p w14:paraId="0000007E" w14:textId="77777777" w:rsidR="005F33CB" w:rsidRDefault="005F33CB"/>
    <w:p w14:paraId="0000007F" w14:textId="77777777" w:rsidR="005F33CB" w:rsidRDefault="00000000">
      <w:r>
        <w:t>Green Energy-Powered Warehouse</w:t>
      </w:r>
    </w:p>
    <w:p w14:paraId="00000080" w14:textId="77777777" w:rsidR="005F33CB" w:rsidRDefault="00000000">
      <w:pPr>
        <w:numPr>
          <w:ilvl w:val="0"/>
          <w:numId w:val="11"/>
        </w:numPr>
      </w:pPr>
      <w:r>
        <w:t>Primary energy requirements sourced from renewable energy solutions.</w:t>
      </w:r>
    </w:p>
    <w:p w14:paraId="00000081" w14:textId="77777777" w:rsidR="005F33CB" w:rsidRDefault="005F33CB"/>
    <w:p w14:paraId="00000082" w14:textId="77777777" w:rsidR="005F33CB" w:rsidRDefault="00000000">
      <w:r>
        <w:t>Rooftop Solar PV System</w:t>
      </w:r>
    </w:p>
    <w:p w14:paraId="00000083" w14:textId="77777777" w:rsidR="005F33CB" w:rsidRDefault="00000000">
      <w:pPr>
        <w:numPr>
          <w:ilvl w:val="0"/>
          <w:numId w:val="4"/>
        </w:numPr>
      </w:pPr>
      <w:r>
        <w:t>On-site clean energy generation to reduce dependency on conventional power grids.</w:t>
      </w:r>
    </w:p>
    <w:p w14:paraId="00000084" w14:textId="77777777" w:rsidR="005F33CB" w:rsidRDefault="005F33CB"/>
    <w:p w14:paraId="00000085" w14:textId="77777777" w:rsidR="005F33CB" w:rsidRDefault="00000000">
      <w:r>
        <w:t>EV Charging Infrastructure</w:t>
      </w:r>
    </w:p>
    <w:p w14:paraId="00000086" w14:textId="77777777" w:rsidR="005F33CB" w:rsidRDefault="00000000">
      <w:pPr>
        <w:numPr>
          <w:ilvl w:val="0"/>
          <w:numId w:val="15"/>
        </w:numPr>
      </w:pPr>
      <w:r>
        <w:t>A network of electric vehicle charging stations supporting low-emission mobility.</w:t>
      </w:r>
    </w:p>
    <w:p w14:paraId="00000087" w14:textId="77777777" w:rsidR="005F33CB" w:rsidRDefault="005F33CB"/>
    <w:p w14:paraId="00000088" w14:textId="77777777" w:rsidR="005F33CB" w:rsidRDefault="00000000">
      <w:pPr>
        <w:rPr>
          <w:b/>
          <w:bCs/>
        </w:rPr>
      </w:pPr>
      <w:r>
        <w:rPr>
          <w:b/>
          <w:bCs/>
        </w:rPr>
        <w:t>SOCIAL</w:t>
      </w:r>
    </w:p>
    <w:p w14:paraId="00000089" w14:textId="77777777" w:rsidR="005F33CB" w:rsidRDefault="005F33CB"/>
    <w:p w14:paraId="0000008A" w14:textId="77777777" w:rsidR="005F33CB" w:rsidRDefault="00000000">
      <w:r>
        <w:t>Our commitment to sustainability extends to creating positive social impact across our operations and communities.</w:t>
      </w:r>
    </w:p>
    <w:p w14:paraId="0000008B" w14:textId="77777777" w:rsidR="005F33CB" w:rsidRDefault="005F33CB"/>
    <w:p w14:paraId="0000008C" w14:textId="77777777" w:rsidR="005F33CB" w:rsidRDefault="00000000">
      <w:r>
        <w:t>Talent-Centric Workplace</w:t>
      </w:r>
    </w:p>
    <w:p w14:paraId="0000008D" w14:textId="77777777" w:rsidR="005F33CB" w:rsidRDefault="00000000">
      <w:pPr>
        <w:numPr>
          <w:ilvl w:val="0"/>
          <w:numId w:val="1"/>
        </w:numPr>
      </w:pPr>
      <w:r>
        <w:t>Designed to attract, retain, and nurture top-tier professionals.</w:t>
      </w:r>
    </w:p>
    <w:p w14:paraId="0000008E" w14:textId="77777777" w:rsidR="005F33CB" w:rsidRDefault="005F33CB"/>
    <w:p w14:paraId="0000008F" w14:textId="77777777" w:rsidR="005F33CB" w:rsidRDefault="00000000">
      <w:r>
        <w:t>Health &amp; Safety Standards</w:t>
      </w:r>
    </w:p>
    <w:p w14:paraId="00000090" w14:textId="77777777" w:rsidR="005F33CB" w:rsidRDefault="00000000">
      <w:pPr>
        <w:numPr>
          <w:ilvl w:val="0"/>
          <w:numId w:val="5"/>
        </w:numPr>
      </w:pPr>
      <w:r>
        <w:t>Robust implementation of site-level safety protocols and employee wellness initiatives.</w:t>
      </w:r>
    </w:p>
    <w:p w14:paraId="00000091" w14:textId="77777777" w:rsidR="005F33CB" w:rsidRDefault="005F33CB"/>
    <w:p w14:paraId="00000092" w14:textId="77777777" w:rsidR="005F33CB" w:rsidRDefault="00000000">
      <w:r>
        <w:t>Ethical Vendor Engagement</w:t>
      </w:r>
    </w:p>
    <w:p w14:paraId="00000093" w14:textId="77777777" w:rsidR="005F33CB" w:rsidRDefault="00000000">
      <w:pPr>
        <w:numPr>
          <w:ilvl w:val="0"/>
          <w:numId w:val="3"/>
        </w:numPr>
      </w:pPr>
      <w:r>
        <w:t>Partnerships awarded to vendors that comply with labor laws and fair employment practices.</w:t>
      </w:r>
    </w:p>
    <w:p w14:paraId="00000094" w14:textId="77777777" w:rsidR="005F33CB" w:rsidRDefault="005F33CB"/>
    <w:p w14:paraId="00000095" w14:textId="77777777" w:rsidR="005F33CB" w:rsidRDefault="00000000">
      <w:pPr>
        <w:rPr>
          <w:b/>
          <w:bCs/>
        </w:rPr>
      </w:pPr>
      <w:r>
        <w:rPr>
          <w:b/>
          <w:bCs/>
        </w:rPr>
        <w:t>GOVERNANCE FRAMEWORK</w:t>
      </w:r>
    </w:p>
    <w:p w14:paraId="00000096" w14:textId="77777777" w:rsidR="005F33CB" w:rsidRDefault="005F33CB"/>
    <w:p w14:paraId="00000097" w14:textId="77777777" w:rsidR="005F33CB" w:rsidRDefault="00000000">
      <w:r>
        <w:t>Strong Governance Framework</w:t>
      </w:r>
    </w:p>
    <w:p w14:paraId="00000098" w14:textId="77777777" w:rsidR="005F33CB" w:rsidRDefault="00000000">
      <w:pPr>
        <w:numPr>
          <w:ilvl w:val="0"/>
          <w:numId w:val="21"/>
        </w:numPr>
      </w:pPr>
      <w:r>
        <w:t>Transparent decision-making, compliance oversight, risk management, and ethical business conduct across all operations.</w:t>
      </w:r>
      <w:r>
        <w:br/>
      </w:r>
      <w:r>
        <w:br/>
      </w:r>
      <w:r>
        <w:br/>
      </w:r>
    </w:p>
    <w:p w14:paraId="00000099" w14:textId="77777777" w:rsidR="005F33CB" w:rsidRDefault="00000000">
      <w:pPr>
        <w:rPr>
          <w:b/>
          <w:bCs/>
        </w:rPr>
      </w:pPr>
      <w:r>
        <w:rPr>
          <w:b/>
          <w:bCs/>
        </w:rPr>
        <w:br/>
      </w:r>
      <w:r>
        <w:rPr>
          <w:b/>
          <w:bCs/>
        </w:rPr>
        <w:br/>
      </w:r>
      <w:r>
        <w:rPr>
          <w:b/>
          <w:bCs/>
        </w:rPr>
        <w:br/>
      </w:r>
      <w:r>
        <w:rPr>
          <w:b/>
          <w:bCs/>
        </w:rPr>
        <w:br/>
        <w:t>Careers</w:t>
      </w:r>
    </w:p>
    <w:p w14:paraId="0000009A" w14:textId="77777777" w:rsidR="005F33CB" w:rsidRDefault="005F33CB"/>
    <w:p w14:paraId="0000009B" w14:textId="77777777" w:rsidR="005F33CB" w:rsidRDefault="00000000">
      <w:r>
        <w:lastRenderedPageBreak/>
        <w:t>We are building a global real asset platform driven by strategy, execution, and long-term vision.</w:t>
      </w:r>
      <w:r>
        <w:br/>
      </w:r>
    </w:p>
    <w:p w14:paraId="0000009C" w14:textId="77777777" w:rsidR="005F33CB" w:rsidRDefault="00000000">
      <w:pPr>
        <w:rPr>
          <w:b/>
          <w:bCs/>
        </w:rPr>
      </w:pPr>
      <w:r>
        <w:rPr>
          <w:b/>
          <w:bCs/>
        </w:rPr>
        <w:t>Why Join Us</w:t>
      </w:r>
    </w:p>
    <w:p w14:paraId="0000009D" w14:textId="77777777" w:rsidR="005F33CB" w:rsidRDefault="00000000">
      <w:pPr>
        <w:spacing w:line="240" w:lineRule="auto"/>
      </w:pPr>
      <w:r>
        <w:t>• Work on high-impact projects</w:t>
      </w:r>
    </w:p>
    <w:p w14:paraId="0000009E" w14:textId="77777777" w:rsidR="005F33CB" w:rsidRDefault="00000000">
      <w:pPr>
        <w:spacing w:line="240" w:lineRule="auto"/>
      </w:pPr>
      <w:r>
        <w:t>• Gain international exposure</w:t>
      </w:r>
    </w:p>
    <w:p w14:paraId="0000009F" w14:textId="77777777" w:rsidR="005F33CB" w:rsidRDefault="00000000">
      <w:pPr>
        <w:spacing w:line="240" w:lineRule="auto"/>
      </w:pPr>
      <w:r>
        <w:t>• Grow within a dynamic platform</w:t>
      </w:r>
    </w:p>
    <w:p w14:paraId="000000A0" w14:textId="77777777" w:rsidR="005F33CB" w:rsidRDefault="005F33CB"/>
    <w:p w14:paraId="000000A1" w14:textId="77777777" w:rsidR="005F33CB" w:rsidRDefault="00000000">
      <w:r>
        <w:t>Who We're Looking For</w:t>
      </w:r>
    </w:p>
    <w:p w14:paraId="000000A2" w14:textId="77777777" w:rsidR="005F33CB" w:rsidRDefault="00000000">
      <w:r>
        <w:t xml:space="preserve">📩 </w:t>
      </w:r>
      <w:hyperlink r:id="rId11">
        <w:r w:rsidR="005F33CB">
          <w:rPr>
            <w:color w:val="1155CC"/>
            <w:u w:val="single"/>
          </w:rPr>
          <w:t>careers@iotc-ra.com</w:t>
        </w:r>
      </w:hyperlink>
      <w:r>
        <w:br/>
      </w:r>
      <w:r>
        <w:br/>
      </w:r>
      <w:r>
        <w:br/>
      </w:r>
      <w:r>
        <w:rPr>
          <w:b/>
          <w:bCs/>
        </w:rPr>
        <w:t>Contact Us</w:t>
      </w:r>
      <w:r>
        <w:rPr>
          <w:b/>
          <w:bCs/>
        </w:rPr>
        <w:br/>
      </w:r>
      <w:r>
        <w:br/>
        <w:t>Discover Global</w:t>
      </w:r>
    </w:p>
    <w:p w14:paraId="000000A3" w14:textId="77777777" w:rsidR="005F33CB" w:rsidRDefault="005F33CB"/>
    <w:p w14:paraId="000000A4" w14:textId="77777777" w:rsidR="005F33CB" w:rsidRDefault="00000000">
      <w:r>
        <w:t>We're Operating across Europe, UAE and South Asia Including The Netherlands, Luxembourg, Belgium, France, UK, India, and Sri Lanka</w:t>
      </w:r>
      <w:r>
        <w:br/>
      </w:r>
      <w:r>
        <w:br/>
      </w:r>
    </w:p>
    <w:p w14:paraId="000000A5" w14:textId="77777777" w:rsidR="005F33CB" w:rsidRDefault="00000000">
      <w:pPr>
        <w:rPr>
          <w:b/>
          <w:bCs/>
        </w:rPr>
      </w:pPr>
      <w:r>
        <w:rPr>
          <w:b/>
          <w:bCs/>
        </w:rPr>
        <w:t>IOTC Real Asset B.V.</w:t>
      </w:r>
    </w:p>
    <w:p w14:paraId="000000A6" w14:textId="77777777" w:rsidR="005F33CB" w:rsidRDefault="005F33CB"/>
    <w:p w14:paraId="000000A7" w14:textId="77777777" w:rsidR="005F33CB" w:rsidRDefault="00000000">
      <w:r>
        <w:t>Email Address: nl@iotc-ra.com</w:t>
      </w:r>
    </w:p>
    <w:p w14:paraId="000000A8" w14:textId="77777777" w:rsidR="005F33CB" w:rsidRDefault="00000000">
      <w:r>
        <w:t>Address: Lage Ham 182, 5102 AE Dongen, The Netherlands</w:t>
      </w:r>
    </w:p>
    <w:p w14:paraId="000000A9" w14:textId="77777777" w:rsidR="005F33CB" w:rsidRDefault="00000000">
      <w:pPr>
        <w:rPr>
          <w:b/>
          <w:bCs/>
        </w:rPr>
      </w:pPr>
      <w:r>
        <w:t>Phone: +311 6224 2792</w:t>
      </w:r>
      <w:r>
        <w:br/>
      </w:r>
      <w:r>
        <w:br/>
      </w:r>
      <w:r>
        <w:rPr>
          <w:b/>
          <w:bCs/>
        </w:rPr>
        <w:t>IOTC Real Asset Ltd</w:t>
      </w:r>
    </w:p>
    <w:p w14:paraId="000000AA" w14:textId="77777777" w:rsidR="005F33CB" w:rsidRDefault="005F33CB"/>
    <w:p w14:paraId="000000AB" w14:textId="77777777" w:rsidR="005F33CB" w:rsidRDefault="00000000">
      <w:r>
        <w:t>Email Address: uk@iotc-ra.com</w:t>
      </w:r>
    </w:p>
    <w:p w14:paraId="000000AC" w14:textId="77777777" w:rsidR="005F33CB" w:rsidRDefault="00000000">
      <w:r>
        <w:t>Address: The Riverside Inn, Torrington Road, Ashford, England, TN23 7TG</w:t>
      </w:r>
    </w:p>
    <w:p w14:paraId="000000AD" w14:textId="77777777" w:rsidR="005F33CB" w:rsidRDefault="00000000">
      <w:pPr>
        <w:rPr>
          <w:b/>
          <w:bCs/>
        </w:rPr>
      </w:pPr>
      <w:r>
        <w:t>Phone: +44 7879 355989</w:t>
      </w:r>
      <w:r>
        <w:br/>
      </w:r>
      <w:r>
        <w:br/>
      </w:r>
    </w:p>
    <w:p w14:paraId="000000AE" w14:textId="77777777" w:rsidR="005F33CB" w:rsidRDefault="00000000">
      <w:pPr>
        <w:rPr>
          <w:b/>
          <w:bCs/>
        </w:rPr>
      </w:pPr>
      <w:r>
        <w:rPr>
          <w:b/>
          <w:bCs/>
        </w:rPr>
        <w:t>IOTC Real Asset S.C.S</w:t>
      </w:r>
    </w:p>
    <w:p w14:paraId="000000AF" w14:textId="77777777" w:rsidR="005F33CB" w:rsidRDefault="005F33CB"/>
    <w:p w14:paraId="000000B0" w14:textId="77777777" w:rsidR="005F33CB" w:rsidRDefault="00000000">
      <w:r>
        <w:t>Email Address: lu@iotc-ra.com</w:t>
      </w:r>
    </w:p>
    <w:p w14:paraId="000000B1" w14:textId="77777777" w:rsidR="005F33CB" w:rsidRDefault="00000000">
      <w:r>
        <w:t>Address: 31, Boulevard Prince Henri 1724 Luxembourg, Luxembourg</w:t>
      </w:r>
    </w:p>
    <w:p w14:paraId="000000B2" w14:textId="77777777" w:rsidR="005F33CB" w:rsidRDefault="00000000">
      <w:pPr>
        <w:rPr>
          <w:b/>
          <w:bCs/>
        </w:rPr>
      </w:pPr>
      <w:r>
        <w:t>Phone: +352 2767 6012</w:t>
      </w:r>
      <w:r>
        <w:br/>
      </w:r>
      <w:r>
        <w:br/>
      </w:r>
      <w:r>
        <w:br/>
      </w:r>
      <w:r>
        <w:br/>
      </w:r>
      <w:r>
        <w:br/>
      </w:r>
      <w:r>
        <w:br/>
      </w:r>
      <w:r>
        <w:rPr>
          <w:b/>
          <w:bCs/>
        </w:rPr>
        <w:t>IOTC Real Asset India Private Limited - India</w:t>
      </w:r>
    </w:p>
    <w:p w14:paraId="000000B3" w14:textId="77777777" w:rsidR="005F33CB" w:rsidRDefault="005F33CB"/>
    <w:p w14:paraId="000000B4" w14:textId="77777777" w:rsidR="005F33CB" w:rsidRDefault="00000000">
      <w:r>
        <w:lastRenderedPageBreak/>
        <w:t>Email Address: ind@iotc-group.com</w:t>
      </w:r>
    </w:p>
    <w:p w14:paraId="000000B5" w14:textId="77777777" w:rsidR="005F33CB" w:rsidRDefault="00000000">
      <w:r>
        <w:t>Address: No.4/22,23, Anugraha Apts, Ground floor, Sakthi Nagar 5th street, Gill Nagar, Choolaimedu, Chennai – 600094, India</w:t>
      </w:r>
    </w:p>
    <w:p w14:paraId="000000B6" w14:textId="77777777" w:rsidR="005F33CB" w:rsidRDefault="00000000">
      <w:r>
        <w:t>Phone: +91 88075 16650</w:t>
      </w:r>
      <w:r>
        <w:br/>
      </w:r>
      <w:r>
        <w:br/>
      </w:r>
    </w:p>
    <w:p w14:paraId="000000B7" w14:textId="77777777" w:rsidR="005F33CB" w:rsidRDefault="00000000">
      <w:pPr>
        <w:rPr>
          <w:b/>
          <w:bCs/>
        </w:rPr>
      </w:pPr>
      <w:r>
        <w:rPr>
          <w:b/>
          <w:bCs/>
        </w:rPr>
        <w:t>IOTC Real Asset Private Limited - Sri Lanka</w:t>
      </w:r>
    </w:p>
    <w:p w14:paraId="000000B8" w14:textId="77777777" w:rsidR="005F33CB" w:rsidRDefault="00000000">
      <w:r>
        <w:t xml:space="preserve"> </w:t>
      </w:r>
    </w:p>
    <w:p w14:paraId="000000B9" w14:textId="77777777" w:rsidR="005F33CB" w:rsidRDefault="00000000">
      <w:r>
        <w:t>Email Address: lk@iotc-ra.com</w:t>
      </w:r>
    </w:p>
    <w:p w14:paraId="000000BA" w14:textId="77777777" w:rsidR="005F33CB" w:rsidRDefault="00000000">
      <w:r>
        <w:t>Address: No.300, Old Colombo Road, Uswetakeiyawa, Sri Lanka</w:t>
      </w:r>
    </w:p>
    <w:p w14:paraId="000000BB" w14:textId="77777777" w:rsidR="005F33CB" w:rsidRDefault="00000000">
      <w:pPr>
        <w:rPr>
          <w:b/>
          <w:bCs/>
        </w:rPr>
      </w:pPr>
      <w:r>
        <w:t>Phone: +94 117 555 666</w:t>
      </w:r>
      <w:r>
        <w:br/>
      </w:r>
      <w:r>
        <w:br/>
      </w:r>
      <w:r>
        <w:br/>
      </w:r>
      <w:r>
        <w:rPr>
          <w:b/>
          <w:bCs/>
        </w:rPr>
        <w:t>Get in touch with us.</w:t>
      </w:r>
    </w:p>
    <w:p w14:paraId="000000BC" w14:textId="77777777" w:rsidR="005F33CB" w:rsidRDefault="005F33CB"/>
    <w:p w14:paraId="000000BD" w14:textId="77777777" w:rsidR="005F33CB" w:rsidRDefault="00000000">
      <w:r>
        <w:t>Have questions? We’re just a message away.</w:t>
      </w:r>
    </w:p>
    <w:p w14:paraId="000000BE" w14:textId="77777777" w:rsidR="005F33CB" w:rsidRDefault="005F33CB"/>
    <w:p w14:paraId="000000BF" w14:textId="77777777" w:rsidR="005F33CB" w:rsidRDefault="00000000">
      <w:r>
        <w:t>Your Name</w:t>
      </w:r>
    </w:p>
    <w:p w14:paraId="000000C0" w14:textId="77777777" w:rsidR="005F33CB" w:rsidRDefault="00000000">
      <w:r>
        <w:t>Email Address</w:t>
      </w:r>
    </w:p>
    <w:p w14:paraId="000000C1" w14:textId="77777777" w:rsidR="005F33CB" w:rsidRDefault="00000000">
      <w:r>
        <w:t>Phone Number (optional)</w:t>
      </w:r>
    </w:p>
    <w:p w14:paraId="000000C2" w14:textId="77777777" w:rsidR="005F33CB" w:rsidRDefault="00000000">
      <w:r>
        <w:t>Message</w:t>
      </w:r>
    </w:p>
    <w:p w14:paraId="000000C3" w14:textId="77777777" w:rsidR="005F33CB" w:rsidRDefault="00000000">
      <w:r>
        <w:br/>
        <w:t>Leave us a message —&gt;</w:t>
      </w:r>
    </w:p>
    <w:sectPr w:rsidR="005F33CB">
      <w:headerReference w:type="default" r:id="rId12"/>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1" w:author="Murugaraj B" w:date="2026-06-15T11:34:00Z" w:initials="MB">
    <w:p w14:paraId="5FA0581F" w14:textId="549FB65E" w:rsidR="008E4711" w:rsidRDefault="008E4711">
      <w:pPr>
        <w:pStyle w:val="CommentText"/>
      </w:pPr>
      <w:r>
        <w:rPr>
          <w:rStyle w:val="CommentReference"/>
        </w:rPr>
        <w:annotationRef/>
      </w:r>
      <w:r>
        <w:t>Add teams from other regions</w:t>
      </w:r>
      <w:r w:rsidR="006C320E">
        <w:t xml:space="preserve"> Netherlands, France &amp; UK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A058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0F482B" w16cex:dateUtc="2026-06-15T06: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A0581F" w16cid:durableId="550F48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21506" w14:textId="77777777" w:rsidR="00EE7913" w:rsidRDefault="00EE7913">
      <w:pPr>
        <w:spacing w:line="240" w:lineRule="auto"/>
      </w:pPr>
      <w:r>
        <w:separator/>
      </w:r>
    </w:p>
  </w:endnote>
  <w:endnote w:type="continuationSeparator" w:id="0">
    <w:p w14:paraId="05243A34" w14:textId="77777777" w:rsidR="00EE7913" w:rsidRDefault="00EE79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ACA7236-C486-4EF0-A5DD-72500ED50CE9}"/>
  </w:font>
  <w:font w:name="Cambria">
    <w:panose1 w:val="02040503050406030204"/>
    <w:charset w:val="00"/>
    <w:family w:val="roman"/>
    <w:pitch w:val="variable"/>
    <w:sig w:usb0="E00006FF" w:usb1="420024FF" w:usb2="02000000" w:usb3="00000000" w:csb0="0000019F" w:csb1="00000000"/>
    <w:embedRegular r:id="rId2" w:fontKey="{950F85C8-6142-4BD5-B619-5B175F8449C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0BBB5" w14:textId="77777777" w:rsidR="00EE7913" w:rsidRDefault="00EE7913">
      <w:pPr>
        <w:spacing w:line="240" w:lineRule="auto"/>
      </w:pPr>
      <w:r>
        <w:separator/>
      </w:r>
    </w:p>
  </w:footnote>
  <w:footnote w:type="continuationSeparator" w:id="0">
    <w:p w14:paraId="01172951" w14:textId="77777777" w:rsidR="00EE7913" w:rsidRDefault="00EE79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4" w14:textId="77777777" w:rsidR="005F33CB" w:rsidRDefault="005F33C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3735"/>
    <w:multiLevelType w:val="multilevel"/>
    <w:tmpl w:val="3334C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824B75"/>
    <w:multiLevelType w:val="multilevel"/>
    <w:tmpl w:val="A5B6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7D1B53"/>
    <w:multiLevelType w:val="multilevel"/>
    <w:tmpl w:val="F0661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073ED5"/>
    <w:multiLevelType w:val="multilevel"/>
    <w:tmpl w:val="4C1C3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6E7461"/>
    <w:multiLevelType w:val="multilevel"/>
    <w:tmpl w:val="EBC69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F002BE"/>
    <w:multiLevelType w:val="multilevel"/>
    <w:tmpl w:val="9E803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FFD649E"/>
    <w:multiLevelType w:val="multilevel"/>
    <w:tmpl w:val="92986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642D0E"/>
    <w:multiLevelType w:val="multilevel"/>
    <w:tmpl w:val="629C5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4E811B5"/>
    <w:multiLevelType w:val="multilevel"/>
    <w:tmpl w:val="188AE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B715767"/>
    <w:multiLevelType w:val="multilevel"/>
    <w:tmpl w:val="AA2A8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D2E7559"/>
    <w:multiLevelType w:val="multilevel"/>
    <w:tmpl w:val="4C7E0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D7106AC"/>
    <w:multiLevelType w:val="multilevel"/>
    <w:tmpl w:val="47145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6C4360F"/>
    <w:multiLevelType w:val="multilevel"/>
    <w:tmpl w:val="1668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8A71661"/>
    <w:multiLevelType w:val="multilevel"/>
    <w:tmpl w:val="780AA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F3B00C2"/>
    <w:multiLevelType w:val="multilevel"/>
    <w:tmpl w:val="96EA3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859527B"/>
    <w:multiLevelType w:val="multilevel"/>
    <w:tmpl w:val="02908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7C031F4"/>
    <w:multiLevelType w:val="multilevel"/>
    <w:tmpl w:val="48600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BB91C44"/>
    <w:multiLevelType w:val="multilevel"/>
    <w:tmpl w:val="4596E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7416700"/>
    <w:multiLevelType w:val="multilevel"/>
    <w:tmpl w:val="86C6E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E707F6B"/>
    <w:multiLevelType w:val="multilevel"/>
    <w:tmpl w:val="0E6CA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A8B7544"/>
    <w:multiLevelType w:val="multilevel"/>
    <w:tmpl w:val="E5C41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08701717">
    <w:abstractNumId w:val="1"/>
  </w:num>
  <w:num w:numId="2" w16cid:durableId="1477604058">
    <w:abstractNumId w:val="6"/>
  </w:num>
  <w:num w:numId="3" w16cid:durableId="304237831">
    <w:abstractNumId w:val="16"/>
  </w:num>
  <w:num w:numId="4" w16cid:durableId="2001540940">
    <w:abstractNumId w:val="15"/>
  </w:num>
  <w:num w:numId="5" w16cid:durableId="1835409972">
    <w:abstractNumId w:val="9"/>
  </w:num>
  <w:num w:numId="6" w16cid:durableId="1818913027">
    <w:abstractNumId w:val="17"/>
  </w:num>
  <w:num w:numId="7" w16cid:durableId="972517619">
    <w:abstractNumId w:val="13"/>
  </w:num>
  <w:num w:numId="8" w16cid:durableId="1569614481">
    <w:abstractNumId w:val="3"/>
  </w:num>
  <w:num w:numId="9" w16cid:durableId="55248968">
    <w:abstractNumId w:val="0"/>
  </w:num>
  <w:num w:numId="10" w16cid:durableId="1548025919">
    <w:abstractNumId w:val="7"/>
  </w:num>
  <w:num w:numId="11" w16cid:durableId="645814980">
    <w:abstractNumId w:val="10"/>
  </w:num>
  <w:num w:numId="12" w16cid:durableId="2079356848">
    <w:abstractNumId w:val="8"/>
  </w:num>
  <w:num w:numId="13" w16cid:durableId="1636763592">
    <w:abstractNumId w:val="5"/>
  </w:num>
  <w:num w:numId="14" w16cid:durableId="1194609090">
    <w:abstractNumId w:val="2"/>
  </w:num>
  <w:num w:numId="15" w16cid:durableId="41909372">
    <w:abstractNumId w:val="20"/>
  </w:num>
  <w:num w:numId="16" w16cid:durableId="88933700">
    <w:abstractNumId w:val="4"/>
  </w:num>
  <w:num w:numId="17" w16cid:durableId="1110927283">
    <w:abstractNumId w:val="18"/>
  </w:num>
  <w:num w:numId="18" w16cid:durableId="1998457084">
    <w:abstractNumId w:val="19"/>
  </w:num>
  <w:num w:numId="19" w16cid:durableId="2053116317">
    <w:abstractNumId w:val="12"/>
  </w:num>
  <w:num w:numId="20" w16cid:durableId="242498352">
    <w:abstractNumId w:val="14"/>
  </w:num>
  <w:num w:numId="21" w16cid:durableId="1330787607">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rugaraj B">
    <w15:presenceInfo w15:providerId="Windows Live" w15:userId="09d33863b467a1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3CB"/>
    <w:rsid w:val="00101BA5"/>
    <w:rsid w:val="00134A2E"/>
    <w:rsid w:val="0030410B"/>
    <w:rsid w:val="004E02B8"/>
    <w:rsid w:val="005A5CA0"/>
    <w:rsid w:val="005F33CB"/>
    <w:rsid w:val="0061249D"/>
    <w:rsid w:val="006C320E"/>
    <w:rsid w:val="006F094F"/>
    <w:rsid w:val="00785F3F"/>
    <w:rsid w:val="00852BDD"/>
    <w:rsid w:val="008806FE"/>
    <w:rsid w:val="008E4711"/>
    <w:rsid w:val="009B417C"/>
    <w:rsid w:val="009D40C2"/>
    <w:rsid w:val="00A83353"/>
    <w:rsid w:val="00C847C5"/>
    <w:rsid w:val="00CB490B"/>
    <w:rsid w:val="00D0217C"/>
    <w:rsid w:val="00DC4890"/>
    <w:rsid w:val="00E6486D"/>
    <w:rsid w:val="00E903C8"/>
    <w:rsid w:val="00EC758D"/>
    <w:rsid w:val="00EE1213"/>
    <w:rsid w:val="00EE7913"/>
    <w:rsid w:val="00F4025A"/>
    <w:rsid w:val="00F67F5E"/>
    <w:rsid w:val="00F847F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044BE"/>
  <w15:docId w15:val="{FF261936-2143-4D02-AA73-15F38F80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F4025A"/>
    <w:pPr>
      <w:spacing w:line="240" w:lineRule="auto"/>
    </w:pPr>
  </w:style>
  <w:style w:type="character" w:styleId="CommentReference">
    <w:name w:val="annotation reference"/>
    <w:basedOn w:val="DefaultParagraphFont"/>
    <w:uiPriority w:val="99"/>
    <w:semiHidden/>
    <w:unhideWhenUsed/>
    <w:rsid w:val="008E4711"/>
    <w:rPr>
      <w:sz w:val="16"/>
      <w:szCs w:val="16"/>
    </w:rPr>
  </w:style>
  <w:style w:type="paragraph" w:styleId="CommentText">
    <w:name w:val="annotation text"/>
    <w:basedOn w:val="Normal"/>
    <w:link w:val="CommentTextChar"/>
    <w:uiPriority w:val="99"/>
    <w:semiHidden/>
    <w:unhideWhenUsed/>
    <w:rsid w:val="008E4711"/>
    <w:pPr>
      <w:spacing w:line="240" w:lineRule="auto"/>
    </w:pPr>
    <w:rPr>
      <w:sz w:val="20"/>
      <w:szCs w:val="20"/>
    </w:rPr>
  </w:style>
  <w:style w:type="character" w:customStyle="1" w:styleId="CommentTextChar">
    <w:name w:val="Comment Text Char"/>
    <w:basedOn w:val="DefaultParagraphFont"/>
    <w:link w:val="CommentText"/>
    <w:uiPriority w:val="99"/>
    <w:semiHidden/>
    <w:rsid w:val="008E4711"/>
    <w:rPr>
      <w:sz w:val="20"/>
      <w:szCs w:val="20"/>
    </w:rPr>
  </w:style>
  <w:style w:type="paragraph" w:styleId="CommentSubject">
    <w:name w:val="annotation subject"/>
    <w:basedOn w:val="CommentText"/>
    <w:next w:val="CommentText"/>
    <w:link w:val="CommentSubjectChar"/>
    <w:uiPriority w:val="99"/>
    <w:semiHidden/>
    <w:unhideWhenUsed/>
    <w:rsid w:val="008E4711"/>
    <w:rPr>
      <w:b/>
      <w:bCs/>
    </w:rPr>
  </w:style>
  <w:style w:type="character" w:customStyle="1" w:styleId="CommentSubjectChar">
    <w:name w:val="Comment Subject Char"/>
    <w:basedOn w:val="CommentTextChar"/>
    <w:link w:val="CommentSubject"/>
    <w:uiPriority w:val="99"/>
    <w:semiHidden/>
    <w:rsid w:val="008E471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careers@iotc-ra.com" TargetMode="Externa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8</Pages>
  <Words>1518</Words>
  <Characters>8659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Murugaraj B</cp:lastModifiedBy>
  <cp:revision>27</cp:revision>
  <dcterms:created xsi:type="dcterms:W3CDTF">2026-06-15T04:45:00Z</dcterms:created>
  <dcterms:modified xsi:type="dcterms:W3CDTF">2026-06-15T06:06:00Z</dcterms:modified>
</cp:coreProperties>
</file>